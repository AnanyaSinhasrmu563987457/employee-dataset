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8226" w14:textId="49221BF1" w:rsidR="00530B96" w:rsidRPr="00666AEF" w:rsidRDefault="00CB0D17" w:rsidP="00CB0D17">
      <w:pPr>
        <w:tabs>
          <w:tab w:val="left" w:pos="3960"/>
        </w:tabs>
        <w:rPr>
          <w:b/>
          <w:bCs/>
          <w:i/>
          <w:iCs/>
          <w:sz w:val="36"/>
          <w:szCs w:val="36"/>
          <w:u w:val="single"/>
        </w:rPr>
      </w:pPr>
      <w:r w:rsidRPr="00CB0D17">
        <w:rPr>
          <w:b/>
          <w:bCs/>
          <w:sz w:val="24"/>
          <w:szCs w:val="24"/>
        </w:rPr>
        <w:t xml:space="preserve">                                                   </w:t>
      </w:r>
      <w:r>
        <w:rPr>
          <w:b/>
          <w:bCs/>
          <w:sz w:val="24"/>
          <w:szCs w:val="24"/>
        </w:rPr>
        <w:t xml:space="preserve">             </w:t>
      </w:r>
      <w:r w:rsidRPr="00CB0D17">
        <w:rPr>
          <w:b/>
          <w:bCs/>
          <w:sz w:val="24"/>
          <w:szCs w:val="24"/>
        </w:rPr>
        <w:t xml:space="preserve">  </w:t>
      </w:r>
      <w:r w:rsidR="004C6BAC">
        <w:rPr>
          <w:b/>
          <w:bCs/>
          <w:sz w:val="24"/>
          <w:szCs w:val="24"/>
        </w:rPr>
        <w:t xml:space="preserve">          </w:t>
      </w:r>
      <w:r w:rsidRPr="00CB0D17">
        <w:rPr>
          <w:b/>
          <w:bCs/>
          <w:sz w:val="24"/>
          <w:szCs w:val="24"/>
        </w:rPr>
        <w:t xml:space="preserve"> </w:t>
      </w:r>
      <w:r w:rsidRPr="00666AEF">
        <w:rPr>
          <w:b/>
          <w:bCs/>
          <w:sz w:val="36"/>
          <w:szCs w:val="36"/>
          <w:u w:val="single"/>
        </w:rPr>
        <w:t>PROJECT</w:t>
      </w:r>
    </w:p>
    <w:p w14:paraId="1A1C26BD" w14:textId="6FF4013E" w:rsidR="00356518" w:rsidRPr="00666AEF" w:rsidRDefault="00A004AA">
      <w:pPr>
        <w:rPr>
          <w:b/>
          <w:bCs/>
          <w:noProof/>
          <w:sz w:val="32"/>
          <w:szCs w:val="32"/>
          <w:u w:val="single"/>
        </w:rPr>
      </w:pPr>
      <w:r w:rsidRPr="00A004AA">
        <w:rPr>
          <w:b/>
          <w:bCs/>
          <w:sz w:val="32"/>
          <w:szCs w:val="32"/>
        </w:rPr>
        <w:t xml:space="preserve">                       </w:t>
      </w:r>
      <w:r>
        <w:rPr>
          <w:b/>
          <w:bCs/>
          <w:sz w:val="32"/>
          <w:szCs w:val="32"/>
        </w:rPr>
        <w:t xml:space="preserve">      </w:t>
      </w:r>
      <w:ins w:id="0" w:author="Gaurav Sinha" w:date="2025-10-23T20:57:00Z" w16du:dateUtc="2025-10-23T15:27:00Z">
        <w:r w:rsidR="00B70431">
          <w:rPr>
            <w:b/>
            <w:bCs/>
            <w:sz w:val="32"/>
            <w:szCs w:val="32"/>
          </w:rPr>
          <w:t xml:space="preserve">  </w:t>
        </w:r>
      </w:ins>
      <w:ins w:id="1" w:author="Gaurav Sinha" w:date="2025-10-23T20:58:00Z" w16du:dateUtc="2025-10-23T15:28:00Z">
        <w:r w:rsidR="00B70431">
          <w:rPr>
            <w:b/>
            <w:bCs/>
            <w:sz w:val="32"/>
            <w:szCs w:val="32"/>
          </w:rPr>
          <w:t xml:space="preserve">  </w:t>
        </w:r>
      </w:ins>
      <w:r w:rsidRPr="00A004AA">
        <w:rPr>
          <w:b/>
          <w:bCs/>
          <w:sz w:val="32"/>
          <w:szCs w:val="32"/>
        </w:rPr>
        <w:t xml:space="preserve">    </w:t>
      </w:r>
      <w:r w:rsidR="004C6BAC" w:rsidRPr="00666AEF">
        <w:rPr>
          <w:b/>
          <w:bCs/>
          <w:sz w:val="32"/>
          <w:szCs w:val="32"/>
          <w:u w:val="single"/>
        </w:rPr>
        <w:t>Employee Dataset (</w:t>
      </w:r>
      <w:r w:rsidR="00530B96" w:rsidRPr="00666AEF">
        <w:rPr>
          <w:b/>
          <w:bCs/>
          <w:sz w:val="32"/>
          <w:szCs w:val="32"/>
          <w:u w:val="single"/>
        </w:rPr>
        <w:t>Data Analysis)</w:t>
      </w:r>
      <w:r w:rsidR="00530B96" w:rsidRPr="00666AEF">
        <w:rPr>
          <w:b/>
          <w:bCs/>
          <w:noProof/>
          <w:sz w:val="32"/>
          <w:szCs w:val="32"/>
          <w:u w:val="single"/>
        </w:rPr>
        <w:t xml:space="preserve"> </w:t>
      </w:r>
    </w:p>
    <w:p w14:paraId="0C0936E5" w14:textId="186CEF4A" w:rsidR="0048505B" w:rsidRDefault="00B70431">
      <w:pPr>
        <w:rPr>
          <w:b/>
          <w:bCs/>
          <w:noProof/>
          <w:sz w:val="20"/>
          <w:szCs w:val="20"/>
        </w:rPr>
      </w:pPr>
      <w:ins w:id="2" w:author="Gaurav Sinha" w:date="2025-10-23T20:56:00Z" w16du:dateUtc="2025-10-23T15:26:00Z">
        <w:r w:rsidRPr="00B70431">
          <w:rPr>
            <w:b/>
            <w:bCs/>
            <w:noProof/>
            <w:color w:val="000000" w:themeColor="text1"/>
            <w:sz w:val="24"/>
            <w:szCs w:val="24"/>
            <w:rPrChange w:id="3" w:author="Gaurav Sinha" w:date="2025-10-23T20:57:00Z" w16du:dateUtc="2025-10-23T15:27:00Z">
              <w:rPr>
                <w:b/>
                <w:bCs/>
                <w:noProof/>
                <w:sz w:val="24"/>
                <w:szCs w:val="24"/>
                <w:highlight w:val="yellow"/>
              </w:rPr>
            </w:rPrChange>
          </w:rPr>
          <w:t>OBJECTIVE</w:t>
        </w:r>
        <w:r w:rsidRPr="00B70431">
          <w:rPr>
            <w:b/>
            <w:bCs/>
            <w:noProof/>
            <w:sz w:val="24"/>
            <w:szCs w:val="24"/>
            <w:rPrChange w:id="4" w:author="Gaurav Sinha" w:date="2025-10-23T20:57:00Z" w16du:dateUtc="2025-10-23T15:27:00Z">
              <w:rPr>
                <w:b/>
                <w:bCs/>
                <w:noProof/>
                <w:sz w:val="24"/>
                <w:szCs w:val="24"/>
                <w:highlight w:val="yellow"/>
              </w:rPr>
            </w:rPrChange>
          </w:rPr>
          <w:t>:</w:t>
        </w:r>
      </w:ins>
      <w:del w:id="5" w:author="Gaurav Sinha" w:date="2025-10-23T20:56:00Z" w16du:dateUtc="2025-10-23T15:26:00Z">
        <w:r w:rsidR="00C435DF" w:rsidRPr="00B70431" w:rsidDel="00B70431">
          <w:rPr>
            <w:b/>
            <w:bCs/>
            <w:noProof/>
            <w:sz w:val="24"/>
            <w:szCs w:val="24"/>
            <w:highlight w:val="yellow"/>
            <w:rPrChange w:id="6" w:author="Gaurav Sinha" w:date="2025-10-23T20:56:00Z" w16du:dateUtc="2025-10-23T15:26:00Z">
              <w:rPr>
                <w:b/>
                <w:bCs/>
                <w:noProof/>
                <w:sz w:val="24"/>
                <w:szCs w:val="24"/>
              </w:rPr>
            </w:rPrChange>
          </w:rPr>
          <w:delText>OBJECTIVE</w:delText>
        </w:r>
        <w:r w:rsidR="00C435DF" w:rsidRPr="00B70431" w:rsidDel="00B70431">
          <w:rPr>
            <w:b/>
            <w:bCs/>
            <w:noProof/>
            <w:sz w:val="24"/>
            <w:szCs w:val="24"/>
            <w:highlight w:val="yellow"/>
            <w:u w:val="single"/>
            <w:rPrChange w:id="7" w:author="Gaurav Sinha" w:date="2025-10-23T20:55:00Z" w16du:dateUtc="2025-10-23T15:25:00Z">
              <w:rPr>
                <w:b/>
                <w:bCs/>
                <w:noProof/>
                <w:sz w:val="24"/>
                <w:szCs w:val="24"/>
              </w:rPr>
            </w:rPrChange>
          </w:rPr>
          <w:delText>-</w:delText>
        </w:r>
      </w:del>
      <w:r w:rsidR="00C435DF" w:rsidRPr="004A384D">
        <w:rPr>
          <w:b/>
          <w:bCs/>
          <w:noProof/>
          <w:sz w:val="20"/>
          <w:szCs w:val="20"/>
        </w:rPr>
        <w:t xml:space="preserve">To analyse employee data stored in a CSV file to understand important details like salaries,departments,experience,performance,etc.and generate meaningful insights for decision </w:t>
      </w:r>
      <w:r w:rsidR="004C6BAC">
        <w:rPr>
          <w:b/>
          <w:bCs/>
          <w:noProof/>
          <w:sz w:val="20"/>
          <w:szCs w:val="20"/>
        </w:rPr>
        <w:t>-</w:t>
      </w:r>
      <w:r w:rsidR="00C435DF" w:rsidRPr="004A384D">
        <w:rPr>
          <w:b/>
          <w:bCs/>
          <w:noProof/>
          <w:sz w:val="20"/>
          <w:szCs w:val="20"/>
        </w:rPr>
        <w:t>making.</w:t>
      </w:r>
    </w:p>
    <w:p w14:paraId="43C62A2C" w14:textId="3E439C93" w:rsidR="00C435DF" w:rsidRDefault="00C435DF">
      <w:pPr>
        <w:rPr>
          <w:b/>
          <w:bCs/>
          <w:noProof/>
          <w:sz w:val="20"/>
          <w:szCs w:val="20"/>
        </w:rPr>
      </w:pPr>
      <w:ins w:id="8" w:author="Microsoft Word" w:date="2025-10-22T23:35:00Z" w16du:dateUtc="2025-10-22T18:05:00Z">
        <w:r w:rsidRPr="00850F1C">
          <w:rPr>
            <w:b/>
            <w:bCs/>
            <w:noProof/>
            <w:sz w:val="24"/>
            <w:szCs w:val="24"/>
          </w:rPr>
          <w:t>OUTCOMES</w:t>
        </w:r>
        <w:r w:rsidRPr="004C6BAC">
          <w:rPr>
            <w:b/>
            <w:bCs/>
            <w:noProof/>
            <w:sz w:val="24"/>
            <w:szCs w:val="24"/>
          </w:rPr>
          <w:t>-</w:t>
        </w:r>
        <w:r w:rsidRPr="004A384D">
          <w:rPr>
            <w:b/>
            <w:bCs/>
            <w:noProof/>
            <w:sz w:val="20"/>
            <w:szCs w:val="20"/>
          </w:rPr>
          <w:t xml:space="preserve">The project gives clear insights </w:t>
        </w:r>
        <w:r w:rsidR="00D25D51">
          <w:rPr>
            <w:b/>
            <w:bCs/>
            <w:noProof/>
            <w:sz w:val="20"/>
            <w:szCs w:val="20"/>
          </w:rPr>
          <w:t>into data analysis,as we have used various tools and techniques such as calculating the mean,mode and minimum -maximum values using pandas.we have also applied grouping and filtering methods,and visualised th</w:t>
        </w:r>
      </w:ins>
      <w:r w:rsidR="00666AEF">
        <w:rPr>
          <w:b/>
          <w:bCs/>
          <w:noProof/>
          <w:sz w:val="20"/>
          <w:szCs w:val="20"/>
        </w:rPr>
        <w:t xml:space="preserve">e </w:t>
      </w:r>
      <w:ins w:id="9" w:author="Microsoft Word" w:date="2025-10-22T23:35:00Z" w16du:dateUtc="2025-10-22T18:05:00Z">
        <w:r w:rsidR="00D25D51">
          <w:rPr>
            <w:b/>
            <w:bCs/>
            <w:noProof/>
            <w:sz w:val="20"/>
            <w:szCs w:val="20"/>
          </w:rPr>
          <w:t>data using Matplotlib through bar charts,line charts and scatter plots.</w:t>
        </w:r>
      </w:ins>
    </w:p>
    <w:p w14:paraId="191CB22E" w14:textId="6724D434" w:rsidR="00D25D51" w:rsidRPr="0048505B" w:rsidRDefault="00D25D51">
      <w:pPr>
        <w:rPr>
          <w:ins w:id="10" w:author="Microsoft Word" w:date="2025-10-22T23:35:00Z" w16du:dateUtc="2025-10-22T18:05:00Z"/>
          <w:b/>
          <w:bCs/>
          <w:noProof/>
          <w:sz w:val="20"/>
          <w:szCs w:val="20"/>
        </w:rPr>
      </w:pPr>
      <w:ins w:id="11" w:author="Microsoft Word" w:date="2025-10-22T23:35:00Z" w16du:dateUtc="2025-10-22T18:05:00Z">
        <w:r w:rsidRPr="00850F1C">
          <w:rPr>
            <w:b/>
            <w:bCs/>
            <w:noProof/>
            <w:sz w:val="24"/>
            <w:szCs w:val="24"/>
          </w:rPr>
          <w:t>WORKING-</w:t>
        </w:r>
        <w:r w:rsidRPr="00850F1C">
          <w:rPr>
            <w:b/>
            <w:bCs/>
            <w:noProof/>
            <w:sz w:val="20"/>
            <w:szCs w:val="20"/>
          </w:rPr>
          <w:t>Collab</w:t>
        </w:r>
        <w:r w:rsidRPr="0048505B">
          <w:rPr>
            <w:b/>
            <w:bCs/>
            <w:noProof/>
            <w:sz w:val="20"/>
            <w:szCs w:val="20"/>
          </w:rPr>
          <w:t xml:space="preserve">,or “Colaboratory”,allow you to write and execute python in your browser,with whether </w:t>
        </w:r>
        <w:r w:rsidR="004C6BAC" w:rsidRPr="0048505B">
          <w:rPr>
            <w:b/>
            <w:bCs/>
            <w:noProof/>
            <w:sz w:val="20"/>
            <w:szCs w:val="20"/>
          </w:rPr>
          <w:t>you’re student,a data scientist or an AI engineer.it allow you to upload files.</w:t>
        </w:r>
      </w:ins>
    </w:p>
    <w:p w14:paraId="33196943" w14:textId="088770D0" w:rsidR="0002151D" w:rsidRDefault="00356518">
      <w:pPr>
        <w:rPr>
          <w:b/>
          <w:bCs/>
          <w:noProof/>
        </w:rPr>
      </w:pPr>
      <w:r w:rsidRPr="00850F1C">
        <w:rPr>
          <w:b/>
          <w:bCs/>
          <w:noProof/>
          <w:sz w:val="24"/>
          <w:szCs w:val="24"/>
        </w:rPr>
        <w:t>STEP1:</w:t>
      </w:r>
      <w:r w:rsidRPr="004A384D">
        <w:rPr>
          <w:b/>
          <w:bCs/>
          <w:noProof/>
          <w:sz w:val="20"/>
          <w:szCs w:val="20"/>
        </w:rPr>
        <w:t>Upload the CSV File on google Collabaratory for the analysis of data.</w:t>
      </w:r>
      <w:r w:rsidR="00530B96" w:rsidRPr="00772A44">
        <w:rPr>
          <w:b/>
          <w:bCs/>
          <w:noProof/>
        </w:rPr>
        <w:drawing>
          <wp:inline distT="0" distB="0" distL="0" distR="0" wp14:anchorId="7D2F0B1E" wp14:editId="27B971E6">
            <wp:extent cx="6655493" cy="2093078"/>
            <wp:effectExtent l="0" t="0" r="0" b="2540"/>
            <wp:docPr id="71884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4648" name="Picture 718844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181" cy="22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3746" w14:textId="5FC09118" w:rsidR="00EA6573" w:rsidRPr="00EA6573" w:rsidRDefault="00EA6573">
      <w:pPr>
        <w:rPr>
          <w:b/>
          <w:bCs/>
          <w:noProof/>
        </w:rPr>
      </w:pPr>
      <w:r w:rsidRPr="004C6BAC">
        <w:rPr>
          <w:b/>
          <w:bCs/>
          <w:noProof/>
          <w:sz w:val="24"/>
          <w:szCs w:val="24"/>
          <w:u w:val="single"/>
        </w:rPr>
        <w:t>STEP2</w:t>
      </w:r>
      <w:r w:rsidRPr="004C6BAC">
        <w:rPr>
          <w:b/>
          <w:bCs/>
          <w:noProof/>
          <w:sz w:val="24"/>
          <w:szCs w:val="24"/>
        </w:rPr>
        <w:t>-</w:t>
      </w:r>
      <w:r w:rsidRPr="00EA6573">
        <w:rPr>
          <w:b/>
          <w:bCs/>
          <w:noProof/>
        </w:rPr>
        <w:t>write the code to find mean and mode .</w:t>
      </w:r>
    </w:p>
    <w:p w14:paraId="6DD58E1D" w14:textId="688F3D3C" w:rsidR="00EA6573" w:rsidRDefault="00772A4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                            </w:t>
      </w:r>
      <w:r w:rsidR="00EA6573">
        <w:rPr>
          <w:b/>
          <w:bCs/>
          <w:noProof/>
          <w:sz w:val="28"/>
          <w:szCs w:val="28"/>
        </w:rPr>
        <w:drawing>
          <wp:inline distT="0" distB="0" distL="0" distR="0" wp14:anchorId="50DE1099" wp14:editId="22765AE2">
            <wp:extent cx="1718268" cy="426720"/>
            <wp:effectExtent l="0" t="0" r="0" b="0"/>
            <wp:docPr id="1338803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3368" name="Picture 13388033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302" cy="44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C487" w14:textId="77777777" w:rsidR="00CB0D17" w:rsidRDefault="00772A4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                              </w:t>
      </w:r>
      <w:r w:rsidR="00EA6573">
        <w:rPr>
          <w:b/>
          <w:bCs/>
          <w:noProof/>
          <w:sz w:val="28"/>
          <w:szCs w:val="28"/>
        </w:rPr>
        <w:drawing>
          <wp:inline distT="0" distB="0" distL="0" distR="0" wp14:anchorId="33798D89" wp14:editId="2C45D4F6">
            <wp:extent cx="1517824" cy="1643806"/>
            <wp:effectExtent l="0" t="0" r="6350" b="0"/>
            <wp:docPr id="600274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74768" name="Picture 6002747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884" cy="16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79A0" w14:textId="0B6C00E3" w:rsidR="00772A44" w:rsidRDefault="00772A44">
      <w:pPr>
        <w:rPr>
          <w:b/>
          <w:bCs/>
          <w:noProof/>
        </w:rPr>
      </w:pPr>
      <w:r w:rsidRPr="004C6BAC">
        <w:rPr>
          <w:b/>
          <w:bCs/>
          <w:noProof/>
          <w:sz w:val="24"/>
          <w:szCs w:val="24"/>
          <w:u w:val="single"/>
        </w:rPr>
        <w:t>STEP3</w:t>
      </w:r>
      <w:r w:rsidRPr="004C6BAC">
        <w:rPr>
          <w:b/>
          <w:bCs/>
          <w:noProof/>
          <w:sz w:val="24"/>
          <w:szCs w:val="24"/>
        </w:rPr>
        <w:t>:</w:t>
      </w:r>
      <w:r w:rsidRPr="00772A44">
        <w:rPr>
          <w:b/>
          <w:bCs/>
          <w:noProof/>
        </w:rPr>
        <w:t>Write the code to f</w:t>
      </w:r>
      <w:r>
        <w:rPr>
          <w:b/>
          <w:bCs/>
          <w:noProof/>
        </w:rPr>
        <w:t>ind minimum and maximum of the given data.</w:t>
      </w:r>
    </w:p>
    <w:p w14:paraId="6C196FA4" w14:textId="784B6221" w:rsidR="00772A44" w:rsidRDefault="00772A44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</w:t>
      </w:r>
      <w:r>
        <w:rPr>
          <w:b/>
          <w:bCs/>
          <w:noProof/>
        </w:rPr>
        <w:drawing>
          <wp:inline distT="0" distB="0" distL="0" distR="0" wp14:anchorId="0CD52E2F" wp14:editId="14D04907">
            <wp:extent cx="1391697" cy="644405"/>
            <wp:effectExtent l="0" t="0" r="0" b="3810"/>
            <wp:docPr id="13484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12281" name="Picture 13484122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152" cy="70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B3D9" w14:textId="6C2CD3F7" w:rsidR="00EB646C" w:rsidRPr="0048505B" w:rsidRDefault="00772A44">
      <w:pPr>
        <w:rPr>
          <w:ins w:id="12" w:author="Microsoft Word" w:date="2025-10-22T23:35:00Z" w16du:dateUtc="2025-10-22T18:05:00Z"/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</w:t>
      </w:r>
      <w:r w:rsidR="004A384D">
        <w:rPr>
          <w:b/>
          <w:bCs/>
          <w:noProof/>
        </w:rPr>
        <w:t xml:space="preserve"> </w:t>
      </w:r>
      <w:r>
        <w:rPr>
          <w:b/>
          <w:bCs/>
          <w:noProof/>
        </w:rPr>
        <w:t xml:space="preserve">  </w:t>
      </w:r>
      <w:r>
        <w:rPr>
          <w:b/>
          <w:bCs/>
          <w:noProof/>
        </w:rPr>
        <w:drawing>
          <wp:inline distT="0" distB="0" distL="0" distR="0" wp14:anchorId="31C285E7" wp14:editId="4F54C815">
            <wp:extent cx="1396721" cy="618308"/>
            <wp:effectExtent l="0" t="0" r="0" b="0"/>
            <wp:docPr id="1966502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02277" name="Picture 1966502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454" cy="64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5D48" w14:textId="40D53596" w:rsidR="004A384D" w:rsidRDefault="004A384D">
      <w:pPr>
        <w:rPr>
          <w:b/>
          <w:bCs/>
          <w:noProof/>
          <w:sz w:val="20"/>
          <w:szCs w:val="20"/>
        </w:rPr>
      </w:pPr>
      <w:r w:rsidRPr="004C6BAC">
        <w:rPr>
          <w:b/>
          <w:bCs/>
          <w:noProof/>
          <w:sz w:val="24"/>
          <w:szCs w:val="24"/>
          <w:u w:val="single"/>
        </w:rPr>
        <w:t>STEP4</w:t>
      </w:r>
      <w:r w:rsidRPr="004C6BAC">
        <w:rPr>
          <w:b/>
          <w:bCs/>
          <w:noProof/>
          <w:sz w:val="24"/>
          <w:szCs w:val="24"/>
        </w:rPr>
        <w:t>:</w:t>
      </w:r>
      <w:r w:rsidRPr="004A384D">
        <w:rPr>
          <w:b/>
          <w:bCs/>
          <w:noProof/>
          <w:sz w:val="20"/>
          <w:szCs w:val="20"/>
        </w:rPr>
        <w:t>Write a code to filter the given data for analysis.</w:t>
      </w:r>
    </w:p>
    <w:p w14:paraId="431771ED" w14:textId="6F928D99" w:rsidR="004A384D" w:rsidRDefault="000E0A4B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t xml:space="preserve">                                                              </w:t>
      </w:r>
      <w:r w:rsidR="004A384D">
        <w:rPr>
          <w:b/>
          <w:bCs/>
          <w:noProof/>
          <w:sz w:val="20"/>
          <w:szCs w:val="20"/>
        </w:rPr>
        <w:drawing>
          <wp:inline distT="0" distB="0" distL="0" distR="0" wp14:anchorId="16F2B845" wp14:editId="75E402E8">
            <wp:extent cx="1774209" cy="1518679"/>
            <wp:effectExtent l="0" t="0" r="0" b="5715"/>
            <wp:docPr id="1675016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6061" name="Picture 16750160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780" cy="160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3236" w14:textId="77777777" w:rsidR="00A004AA" w:rsidRDefault="00A004AA">
      <w:pPr>
        <w:rPr>
          <w:b/>
          <w:bCs/>
          <w:noProof/>
          <w:sz w:val="20"/>
          <w:szCs w:val="20"/>
        </w:rPr>
      </w:pPr>
    </w:p>
    <w:p w14:paraId="21572401" w14:textId="3A8A5F6F" w:rsidR="00A004AA" w:rsidRDefault="004B3D80">
      <w:pPr>
        <w:rPr>
          <w:b/>
          <w:bCs/>
          <w:noProof/>
          <w:sz w:val="20"/>
          <w:szCs w:val="20"/>
        </w:rPr>
      </w:pPr>
      <w:r w:rsidRPr="004C6BAC">
        <w:rPr>
          <w:b/>
          <w:bCs/>
          <w:noProof/>
          <w:sz w:val="24"/>
          <w:szCs w:val="24"/>
          <w:u w:val="single"/>
        </w:rPr>
        <w:t>STEP5</w:t>
      </w:r>
      <w:r w:rsidRPr="004C6BAC">
        <w:rPr>
          <w:b/>
          <w:bCs/>
          <w:noProof/>
          <w:sz w:val="24"/>
          <w:szCs w:val="24"/>
        </w:rPr>
        <w:t>:</w:t>
      </w:r>
      <w:r>
        <w:rPr>
          <w:b/>
          <w:bCs/>
          <w:noProof/>
          <w:sz w:val="20"/>
          <w:szCs w:val="20"/>
        </w:rPr>
        <w:t xml:space="preserve"> </w:t>
      </w:r>
      <w:r w:rsidR="007639C8">
        <w:rPr>
          <w:b/>
          <w:bCs/>
          <w:noProof/>
          <w:sz w:val="20"/>
          <w:szCs w:val="20"/>
        </w:rPr>
        <w:t>Sort the data in descending order.</w:t>
      </w:r>
    </w:p>
    <w:p w14:paraId="45305789" w14:textId="55BD2B25" w:rsidR="007639C8" w:rsidRDefault="007639C8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52D1C2E" wp14:editId="09936021">
            <wp:extent cx="5666811" cy="1652144"/>
            <wp:effectExtent l="0" t="0" r="0" b="5715"/>
            <wp:docPr id="19184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92531" name="Picture 19184925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293" cy="16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D49F" w14:textId="0C62C35D" w:rsidR="007639C8" w:rsidRDefault="007639C8">
      <w:pPr>
        <w:rPr>
          <w:b/>
          <w:bCs/>
          <w:noProof/>
          <w:sz w:val="20"/>
          <w:szCs w:val="20"/>
        </w:rPr>
      </w:pPr>
      <w:r w:rsidRPr="004C6BAC">
        <w:rPr>
          <w:b/>
          <w:bCs/>
          <w:noProof/>
          <w:sz w:val="24"/>
          <w:szCs w:val="24"/>
          <w:u w:val="single"/>
        </w:rPr>
        <w:t>STEP6</w:t>
      </w:r>
      <w:r w:rsidRPr="004C6BAC">
        <w:rPr>
          <w:b/>
          <w:bCs/>
          <w:noProof/>
          <w:sz w:val="24"/>
          <w:szCs w:val="24"/>
        </w:rPr>
        <w:t>:</w:t>
      </w:r>
      <w:r>
        <w:rPr>
          <w:b/>
          <w:bCs/>
          <w:noProof/>
          <w:sz w:val="20"/>
          <w:szCs w:val="20"/>
        </w:rPr>
        <w:t xml:space="preserve"> Sort the data in ascending order.</w:t>
      </w:r>
    </w:p>
    <w:p w14:paraId="10DA31E3" w14:textId="023900F0" w:rsidR="004B3D80" w:rsidRDefault="007639C8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FE59947" wp14:editId="74D37FA4">
            <wp:extent cx="5724172" cy="1657350"/>
            <wp:effectExtent l="0" t="0" r="0" b="0"/>
            <wp:docPr id="1691352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52027" name="Picture 16913520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344" cy="17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0267" w14:textId="660DE8B7" w:rsidR="00A9273A" w:rsidRDefault="00A9273A">
      <w:pPr>
        <w:rPr>
          <w:b/>
          <w:bCs/>
          <w:noProof/>
          <w:sz w:val="20"/>
          <w:szCs w:val="20"/>
        </w:rPr>
      </w:pPr>
      <w:r w:rsidRPr="004C6BAC">
        <w:rPr>
          <w:b/>
          <w:bCs/>
          <w:noProof/>
          <w:sz w:val="24"/>
          <w:szCs w:val="24"/>
          <w:u w:val="single"/>
        </w:rPr>
        <w:t>STEP7</w:t>
      </w:r>
      <w:r w:rsidRPr="004C6BAC">
        <w:rPr>
          <w:b/>
          <w:bCs/>
          <w:noProof/>
          <w:sz w:val="24"/>
          <w:szCs w:val="24"/>
        </w:rPr>
        <w:t>:</w:t>
      </w:r>
      <w:r>
        <w:rPr>
          <w:b/>
          <w:bCs/>
          <w:noProof/>
          <w:sz w:val="20"/>
          <w:szCs w:val="20"/>
        </w:rPr>
        <w:t xml:space="preserve"> Grouping of the given data.</w:t>
      </w:r>
    </w:p>
    <w:p w14:paraId="6D4FDB28" w14:textId="6BBE69BD" w:rsidR="00CB0D17" w:rsidRDefault="00CB0D17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2EB5C38" wp14:editId="170EA7B9">
            <wp:extent cx="4853305" cy="1610209"/>
            <wp:effectExtent l="0" t="0" r="4445" b="9525"/>
            <wp:docPr id="35896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68777" name="Picture 3589687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060" cy="16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2284" w14:textId="7ACFC944" w:rsidR="004D12C8" w:rsidRDefault="004D12C8">
      <w:pPr>
        <w:rPr>
          <w:b/>
          <w:bCs/>
          <w:noProof/>
          <w:sz w:val="20"/>
          <w:szCs w:val="20"/>
        </w:rPr>
      </w:pPr>
      <w:ins w:id="13" w:author="Microsoft Word" w:date="2025-10-22T23:35:00Z" w16du:dateUtc="2025-10-22T18:05:00Z">
        <w:r w:rsidRPr="00666AEF">
          <w:rPr>
            <w:b/>
            <w:bCs/>
            <w:noProof/>
            <w:color w:val="000000" w:themeColor="text1"/>
            <w:sz w:val="24"/>
            <w:szCs w:val="24"/>
            <w:u w:val="single"/>
          </w:rPr>
          <w:t>STEP</w:t>
        </w:r>
      </w:ins>
      <w:r w:rsidR="00666AEF" w:rsidRPr="00666AEF">
        <w:rPr>
          <w:b/>
          <w:bCs/>
          <w:noProof/>
          <w:color w:val="000000" w:themeColor="text1"/>
          <w:sz w:val="24"/>
          <w:szCs w:val="24"/>
          <w:u w:val="single"/>
        </w:rPr>
        <w:t>8</w:t>
      </w:r>
      <w:r w:rsidR="00666AEF">
        <w:rPr>
          <w:b/>
          <w:bCs/>
          <w:noProof/>
          <w:sz w:val="20"/>
          <w:szCs w:val="20"/>
        </w:rPr>
        <w:t>:</w:t>
      </w:r>
      <w:r>
        <w:rPr>
          <w:b/>
          <w:bCs/>
          <w:noProof/>
          <w:sz w:val="20"/>
          <w:szCs w:val="20"/>
        </w:rPr>
        <w:t>Now,import a matplotlib as plot to represent the axis.</w:t>
      </w:r>
    </w:p>
    <w:p w14:paraId="3D1CDB2F" w14:textId="6745D129" w:rsidR="004D12C8" w:rsidRDefault="006D7249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t xml:space="preserve">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40963D6E" wp14:editId="3EF20F68">
            <wp:extent cx="4833938" cy="2076349"/>
            <wp:effectExtent l="0" t="0" r="5080" b="635"/>
            <wp:docPr id="1873405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05968" name="Picture 18734059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888" cy="211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E230" w14:textId="071D7CC8" w:rsidR="006D7249" w:rsidRDefault="00EB7AEC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t xml:space="preserve">   </w:t>
      </w:r>
      <w:r w:rsidR="006D7249">
        <w:rPr>
          <w:b/>
          <w:bCs/>
          <w:noProof/>
          <w:sz w:val="20"/>
          <w:szCs w:val="20"/>
        </w:rPr>
        <w:drawing>
          <wp:inline distT="0" distB="0" distL="0" distR="0" wp14:anchorId="02A86B4E" wp14:editId="391AE16A">
            <wp:extent cx="4881524" cy="1734617"/>
            <wp:effectExtent l="0" t="0" r="0" b="0"/>
            <wp:docPr id="321235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5580" name="Picture 3212355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268" cy="180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DDF6" w14:textId="2A6EF835" w:rsidR="00EB7AEC" w:rsidRDefault="00EB7AEC">
      <w:pPr>
        <w:rPr>
          <w:b/>
          <w:bCs/>
          <w:noProof/>
          <w:sz w:val="20"/>
          <w:szCs w:val="20"/>
        </w:rPr>
      </w:pPr>
      <w:ins w:id="14" w:author="Microsoft Word" w:date="2025-10-22T23:35:00Z" w16du:dateUtc="2025-10-22T18:05:00Z">
        <w:r w:rsidRPr="004C6BAC">
          <w:rPr>
            <w:b/>
            <w:bCs/>
            <w:noProof/>
            <w:sz w:val="24"/>
            <w:szCs w:val="24"/>
            <w:u w:val="single"/>
          </w:rPr>
          <w:t>STEP</w:t>
        </w:r>
        <w:r w:rsidR="004C6BAC" w:rsidRPr="004C6BAC">
          <w:rPr>
            <w:b/>
            <w:bCs/>
            <w:noProof/>
            <w:sz w:val="24"/>
            <w:szCs w:val="24"/>
            <w:u w:val="single"/>
          </w:rPr>
          <w:t>9</w:t>
        </w:r>
      </w:ins>
      <w:r w:rsidRPr="004C6BAC">
        <w:rPr>
          <w:b/>
          <w:bCs/>
          <w:noProof/>
          <w:sz w:val="20"/>
          <w:szCs w:val="20"/>
          <w:u w:val="single"/>
        </w:rPr>
        <w:t>-</w:t>
      </w:r>
      <w:r w:rsidRPr="00EB7AEC">
        <w:rPr>
          <w:b/>
          <w:bCs/>
          <w:noProof/>
          <w:sz w:val="20"/>
          <w:szCs w:val="20"/>
        </w:rPr>
        <w:t>Generate a bar</w:t>
      </w:r>
      <w:r>
        <w:rPr>
          <w:b/>
          <w:bCs/>
          <w:noProof/>
          <w:sz w:val="20"/>
          <w:szCs w:val="20"/>
        </w:rPr>
        <w:t>,</w:t>
      </w:r>
      <w:r w:rsidRPr="00EB7AEC">
        <w:rPr>
          <w:b/>
          <w:bCs/>
          <w:noProof/>
          <w:sz w:val="20"/>
          <w:szCs w:val="20"/>
        </w:rPr>
        <w:t>lin</w:t>
      </w:r>
      <w:r>
        <w:rPr>
          <w:b/>
          <w:bCs/>
          <w:noProof/>
          <w:sz w:val="20"/>
          <w:szCs w:val="20"/>
        </w:rPr>
        <w:t>e</w:t>
      </w:r>
      <w:r w:rsidRPr="00EB7AEC">
        <w:rPr>
          <w:b/>
          <w:bCs/>
          <w:noProof/>
          <w:sz w:val="20"/>
          <w:szCs w:val="20"/>
        </w:rPr>
        <w:t xml:space="preserve"> </w:t>
      </w:r>
      <w:r>
        <w:rPr>
          <w:b/>
          <w:bCs/>
          <w:noProof/>
          <w:sz w:val="20"/>
          <w:szCs w:val="20"/>
        </w:rPr>
        <w:t>,</w:t>
      </w:r>
      <w:r w:rsidRPr="00EB7AEC">
        <w:rPr>
          <w:b/>
          <w:bCs/>
          <w:noProof/>
          <w:sz w:val="20"/>
          <w:szCs w:val="20"/>
        </w:rPr>
        <w:t>scatter plots to visual monthly revenue</w:t>
      </w:r>
      <w:r>
        <w:rPr>
          <w:b/>
          <w:bCs/>
          <w:noProof/>
          <w:sz w:val="20"/>
          <w:szCs w:val="20"/>
        </w:rPr>
        <w:t>.</w:t>
      </w:r>
    </w:p>
    <w:p w14:paraId="621C8220" w14:textId="297012E9" w:rsidR="00EB7AEC" w:rsidRPr="004C6BAC" w:rsidRDefault="00EB7AEC">
      <w:pPr>
        <w:rPr>
          <w:b/>
          <w:bCs/>
          <w:noProof/>
          <w:sz w:val="24"/>
          <w:szCs w:val="24"/>
        </w:rPr>
      </w:pPr>
      <w:r w:rsidRPr="004C6BAC">
        <w:rPr>
          <w:b/>
          <w:bCs/>
          <w:noProof/>
          <w:sz w:val="24"/>
          <w:szCs w:val="24"/>
        </w:rPr>
        <w:t>1.FOR LINE</w:t>
      </w:r>
    </w:p>
    <w:p w14:paraId="7AB18CB1" w14:textId="25153F38" w:rsidR="00EB7AEC" w:rsidRDefault="003828D4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B271E1D" wp14:editId="722D3296">
            <wp:extent cx="6999804" cy="2372952"/>
            <wp:effectExtent l="0" t="0" r="0" b="8890"/>
            <wp:docPr id="8009911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1121" name="Picture 8009911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9702" cy="242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6231" w14:textId="5AC71F7F" w:rsidR="003828D4" w:rsidRDefault="003828D4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4103DDB" wp14:editId="67EA4FEC">
            <wp:extent cx="6999605" cy="2702415"/>
            <wp:effectExtent l="0" t="0" r="0" b="3175"/>
            <wp:docPr id="379327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27390" name="Picture 3793273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5170" cy="276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DA32" w14:textId="109E7BF3" w:rsidR="003828D4" w:rsidRPr="004C6BAC" w:rsidRDefault="003828D4">
      <w:pPr>
        <w:rPr>
          <w:b/>
          <w:bCs/>
          <w:noProof/>
          <w:sz w:val="24"/>
          <w:szCs w:val="24"/>
        </w:rPr>
      </w:pPr>
      <w:r w:rsidRPr="004C6BAC">
        <w:rPr>
          <w:b/>
          <w:bCs/>
          <w:noProof/>
          <w:sz w:val="24"/>
          <w:szCs w:val="24"/>
        </w:rPr>
        <w:t>2.FOR SCATTER</w:t>
      </w:r>
    </w:p>
    <w:p w14:paraId="11E4AB38" w14:textId="09814B83" w:rsidR="00B92F40" w:rsidRDefault="00B92F40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03AA1B4" wp14:editId="3A804070">
            <wp:extent cx="7004304" cy="2449773"/>
            <wp:effectExtent l="0" t="0" r="6350" b="8255"/>
            <wp:docPr id="44904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626" name="Picture 449046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992" cy="249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68FD" w14:textId="2C84FB02" w:rsidR="00B92F40" w:rsidRDefault="00B92F40">
      <w:pPr>
        <w:rPr>
          <w:b/>
          <w:bCs/>
          <w:noProof/>
          <w:sz w:val="20"/>
          <w:szCs w:val="20"/>
        </w:rPr>
      </w:pPr>
      <w:del w:id="15" w:author="Gaurav Sinha" w:date="2025-10-23T20:54:00Z" w16du:dateUtc="2025-10-23T15:24:00Z">
        <w:r w:rsidDel="00B70431">
          <w:rPr>
            <w:b/>
            <w:bCs/>
            <w:noProof/>
            <w:sz w:val="20"/>
            <w:szCs w:val="20"/>
          </w:rPr>
          <w:drawing>
            <wp:inline distT="0" distB="0" distL="0" distR="0" wp14:anchorId="67869F20" wp14:editId="049E5040">
              <wp:extent cx="6883400" cy="1943100"/>
              <wp:effectExtent l="0" t="0" r="0" b="0"/>
              <wp:docPr id="1906213991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6213991" name="Picture 1906213991"/>
                      <pic:cNvPicPr/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90340" cy="19732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F15F261" w14:textId="0246297F" w:rsidR="00B92F40" w:rsidRPr="004C6BAC" w:rsidRDefault="00B92F40">
      <w:pPr>
        <w:rPr>
          <w:b/>
          <w:bCs/>
          <w:noProof/>
          <w:sz w:val="24"/>
          <w:szCs w:val="24"/>
        </w:rPr>
      </w:pPr>
      <w:r w:rsidRPr="004C6BAC">
        <w:rPr>
          <w:b/>
          <w:bCs/>
          <w:noProof/>
          <w:sz w:val="24"/>
          <w:szCs w:val="24"/>
        </w:rPr>
        <w:t>3. FOR BAR</w:t>
      </w:r>
    </w:p>
    <w:p w14:paraId="597A852E" w14:textId="6B9ECDE6" w:rsidR="00B92F40" w:rsidRDefault="00A43B44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64DDFD3" wp14:editId="030BC094">
            <wp:extent cx="6813550" cy="2546153"/>
            <wp:effectExtent l="0" t="0" r="6350" b="6985"/>
            <wp:docPr id="9549617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61745" name="Picture 9549617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2395" cy="256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A86E" w14:textId="2B3E947F" w:rsidR="00E67509" w:rsidRDefault="00E67509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AD393EC" wp14:editId="61CB25FA">
            <wp:extent cx="6813550" cy="2433272"/>
            <wp:effectExtent l="0" t="0" r="6350" b="5715"/>
            <wp:docPr id="10295534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53460" name="Picture 10295534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1333" cy="24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7D7B" w14:textId="53D90072" w:rsidR="00EB7AEC" w:rsidRPr="00EB7AEC" w:rsidRDefault="00EB7AEC">
      <w:pPr>
        <w:rPr>
          <w:b/>
          <w:bCs/>
          <w:noProof/>
          <w:sz w:val="20"/>
          <w:szCs w:val="20"/>
          <w:u w:val="single"/>
        </w:rPr>
      </w:pPr>
    </w:p>
    <w:p w14:paraId="7FB86E93" w14:textId="77777777" w:rsidR="00CB0D17" w:rsidRDefault="00CB0D17">
      <w:pPr>
        <w:rPr>
          <w:b/>
          <w:bCs/>
          <w:noProof/>
          <w:sz w:val="20"/>
          <w:szCs w:val="20"/>
        </w:rPr>
      </w:pPr>
    </w:p>
    <w:p w14:paraId="74E95C90" w14:textId="5F1BC918" w:rsidR="00A9273A" w:rsidRDefault="00A9273A">
      <w:pPr>
        <w:rPr>
          <w:b/>
          <w:bCs/>
          <w:noProof/>
          <w:sz w:val="20"/>
          <w:szCs w:val="20"/>
        </w:rPr>
      </w:pPr>
    </w:p>
    <w:p w14:paraId="0333F6E2" w14:textId="53D408E4" w:rsidR="004B3D80" w:rsidRPr="002B6997" w:rsidRDefault="004B3D80">
      <w:pPr>
        <w:rPr>
          <w:b/>
          <w:sz w:val="28"/>
          <w:szCs w:val="28"/>
        </w:rPr>
      </w:pPr>
    </w:p>
    <w:sectPr w:rsidR="004B3D80" w:rsidRPr="002B6997" w:rsidSect="005C0C64">
      <w:pgSz w:w="11900" w:h="16820" w:code="9"/>
      <w:pgMar w:top="102" w:right="459" w:bottom="278" w:left="4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urav Sinha">
    <w15:presenceInfo w15:providerId="Windows Live" w15:userId="37ff9b72e001ec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markup="0"/>
  <w:trackRevision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96"/>
    <w:rsid w:val="0002151D"/>
    <w:rsid w:val="000E0A4B"/>
    <w:rsid w:val="00175BB0"/>
    <w:rsid w:val="001E348C"/>
    <w:rsid w:val="00254375"/>
    <w:rsid w:val="002B6997"/>
    <w:rsid w:val="003401D4"/>
    <w:rsid w:val="00343E13"/>
    <w:rsid w:val="00356518"/>
    <w:rsid w:val="003828D4"/>
    <w:rsid w:val="004115DE"/>
    <w:rsid w:val="0048505B"/>
    <w:rsid w:val="00495BC8"/>
    <w:rsid w:val="004A384D"/>
    <w:rsid w:val="004B3D80"/>
    <w:rsid w:val="004C6BAC"/>
    <w:rsid w:val="004D12C8"/>
    <w:rsid w:val="00507B8A"/>
    <w:rsid w:val="00513C77"/>
    <w:rsid w:val="00530B96"/>
    <w:rsid w:val="005C0C64"/>
    <w:rsid w:val="00666AEF"/>
    <w:rsid w:val="00691770"/>
    <w:rsid w:val="006D7249"/>
    <w:rsid w:val="007639C8"/>
    <w:rsid w:val="00772A44"/>
    <w:rsid w:val="007F5ECB"/>
    <w:rsid w:val="00850F1C"/>
    <w:rsid w:val="008512EA"/>
    <w:rsid w:val="008C28B9"/>
    <w:rsid w:val="00A004AA"/>
    <w:rsid w:val="00A41FDF"/>
    <w:rsid w:val="00A43B44"/>
    <w:rsid w:val="00A9273A"/>
    <w:rsid w:val="00B70431"/>
    <w:rsid w:val="00B92F40"/>
    <w:rsid w:val="00C435DF"/>
    <w:rsid w:val="00CB0D17"/>
    <w:rsid w:val="00D01D80"/>
    <w:rsid w:val="00D25D51"/>
    <w:rsid w:val="00E67509"/>
    <w:rsid w:val="00EA6573"/>
    <w:rsid w:val="00EB646C"/>
    <w:rsid w:val="00EB7AEC"/>
    <w:rsid w:val="00FC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F7A7"/>
  <w15:chartTrackingRefBased/>
  <w15:docId w15:val="{C9DDEC1A-3F62-42AF-8291-98769177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96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704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Sinha</dc:creator>
  <cp:keywords/>
  <dc:description/>
  <cp:lastModifiedBy>Gaurav Sinha</cp:lastModifiedBy>
  <cp:revision>2</cp:revision>
  <dcterms:created xsi:type="dcterms:W3CDTF">2025-11-12T16:58:00Z</dcterms:created>
  <dcterms:modified xsi:type="dcterms:W3CDTF">2025-11-12T16:58:00Z</dcterms:modified>
</cp:coreProperties>
</file>